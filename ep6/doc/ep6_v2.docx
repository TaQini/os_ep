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D7F05B" w14:textId="77777777" w:rsidR="00716C0C" w:rsidRDefault="00066587">
      <w:r>
        <w:rPr>
          <w:rFonts w:hint="eastAsia"/>
        </w:rPr>
        <w:t>实验</w:t>
      </w:r>
      <w:r>
        <w:rPr>
          <w:rFonts w:hint="eastAsia"/>
        </w:rPr>
        <w:t xml:space="preserve">6 </w:t>
      </w:r>
      <w:r>
        <w:rPr>
          <w:rFonts w:hint="eastAsia"/>
        </w:rPr>
        <w:t>分组实验</w:t>
      </w:r>
    </w:p>
    <w:p w14:paraId="112CAD33" w14:textId="77777777" w:rsidR="00066587" w:rsidRDefault="00066587"/>
    <w:p w14:paraId="79FD44B5" w14:textId="77777777" w:rsidR="00066587" w:rsidRDefault="00066587">
      <w:r>
        <w:rPr>
          <w:rFonts w:hint="eastAsia"/>
        </w:rPr>
        <w:t>自由分组，每组</w:t>
      </w:r>
      <w:r w:rsidR="00B351E6">
        <w:rPr>
          <w:rFonts w:hint="eastAsia"/>
        </w:rPr>
        <w:t>不超过</w:t>
      </w:r>
      <w:r>
        <w:rPr>
          <w:rFonts w:hint="eastAsia"/>
        </w:rPr>
        <w:t>5</w:t>
      </w:r>
      <w:r>
        <w:rPr>
          <w:rFonts w:hint="eastAsia"/>
        </w:rPr>
        <w:t>名同学。</w:t>
      </w:r>
    </w:p>
    <w:p w14:paraId="0441C307" w14:textId="77777777" w:rsidR="00066587" w:rsidRDefault="00066587"/>
    <w:p w14:paraId="69E38CFA" w14:textId="77777777" w:rsidR="00066587" w:rsidRDefault="00066587">
      <w:r>
        <w:rPr>
          <w:rFonts w:hint="eastAsia"/>
        </w:rPr>
        <w:t>实验内容：</w:t>
      </w:r>
    </w:p>
    <w:p w14:paraId="59A43DD1" w14:textId="77777777" w:rsidR="00066587" w:rsidRDefault="00066587"/>
    <w:p w14:paraId="0CE46374" w14:textId="36D80781" w:rsidR="00B351E6" w:rsidRDefault="00B351E6">
      <w:r>
        <w:rPr>
          <w:rFonts w:hint="eastAsia"/>
        </w:rPr>
        <w:t>本实验室</w:t>
      </w:r>
      <w:r w:rsidR="00852A2C">
        <w:rPr>
          <w:rFonts w:hint="eastAsia"/>
        </w:rPr>
        <w:t>是</w:t>
      </w:r>
      <w:r>
        <w:rPr>
          <w:rFonts w:hint="eastAsia"/>
        </w:rPr>
        <w:t>很多仿真系统中的核心部分，在仿真中由很多的模型（</w:t>
      </w:r>
      <w:r>
        <w:rPr>
          <w:rFonts w:hint="eastAsia"/>
        </w:rPr>
        <w:t>Model</w:t>
      </w:r>
      <w:r>
        <w:rPr>
          <w:rFonts w:hint="eastAsia"/>
        </w:rPr>
        <w:t>）组成，每种模型代表一类参与仿真的对象。比如在一场战斗的仿真中，可能有坦克、导弹、雷达等各种对象参与。仿真的过程就是按照时间顺序</w:t>
      </w:r>
      <w:r w:rsidR="00852A2C">
        <w:rPr>
          <w:rFonts w:hint="eastAsia"/>
        </w:rPr>
        <w:t>在</w:t>
      </w:r>
      <w:r>
        <w:rPr>
          <w:rFonts w:hint="eastAsia"/>
        </w:rPr>
        <w:t>各种不同的模型之间进行交互和信息的交换。最核心的要求就是时间顺序不能乱，数据传输正确。</w:t>
      </w:r>
    </w:p>
    <w:p w14:paraId="30C81B87" w14:textId="77777777" w:rsidR="00B351E6" w:rsidRDefault="00B351E6"/>
    <w:p w14:paraId="07D4E157" w14:textId="77777777" w:rsidR="002D2BBD" w:rsidRDefault="00B351E6">
      <w:r>
        <w:rPr>
          <w:rFonts w:hint="eastAsia"/>
        </w:rPr>
        <w:t>在本实验中，给大家分发的代码是一个简单的弹道计算模型。各位同学不用关心模型具体的实现算法。</w:t>
      </w:r>
    </w:p>
    <w:p w14:paraId="0CD56B2D" w14:textId="77777777" w:rsidR="00B351E6" w:rsidRDefault="002D2BBD">
      <w:r>
        <w:rPr>
          <w:rFonts w:hint="eastAsia"/>
        </w:rPr>
        <w:t>模型的创建方法有</w:t>
      </w:r>
      <w:r w:rsidR="00B351E6">
        <w:rPr>
          <w:rFonts w:hint="eastAsia"/>
        </w:rPr>
        <w:t>如下</w:t>
      </w:r>
      <w:r>
        <w:rPr>
          <w:rFonts w:hint="eastAsia"/>
        </w:rPr>
        <w:t>两种</w:t>
      </w:r>
      <w:r w:rsidR="00B351E6">
        <w:rPr>
          <w:rFonts w:hint="eastAsia"/>
        </w:rPr>
        <w:t>：</w:t>
      </w:r>
    </w:p>
    <w:p w14:paraId="727D4309" w14:textId="2EB1BBA0" w:rsidR="00B351E6" w:rsidRDefault="00B351E6" w:rsidP="002D2BBD">
      <w:pPr>
        <w:pStyle w:val="a3"/>
        <w:numPr>
          <w:ilvl w:val="0"/>
          <w:numId w:val="1"/>
        </w:numPr>
        <w:ind w:firstLineChars="0"/>
      </w:pPr>
      <w:r>
        <w:t>Model * m = new Model();</w:t>
      </w:r>
      <w:r w:rsidR="002D2BBD">
        <w:rPr>
          <w:rFonts w:hint="eastAsia"/>
        </w:rPr>
        <w:t xml:space="preserve"> //</w:t>
      </w:r>
      <w:r w:rsidR="002D2BBD">
        <w:rPr>
          <w:rFonts w:hint="eastAsia"/>
        </w:rPr>
        <w:t>创建默认模型</w:t>
      </w:r>
      <w:ins w:id="0" w:author="岩龙 翟" w:date="2018-04-12T19:45:00Z">
        <w:r w:rsidR="004F499F">
          <w:rPr>
            <w:rFonts w:hint="eastAsia"/>
          </w:rPr>
          <w:t>，没记错的话默认的</w:t>
        </w:r>
        <w:r w:rsidR="004F499F">
          <w:rPr>
            <w:rFonts w:hint="eastAsia"/>
          </w:rPr>
          <w:t>step</w:t>
        </w:r>
        <w:r w:rsidR="004F499F">
          <w:rPr>
            <w:rFonts w:hint="eastAsia"/>
          </w:rPr>
          <w:t>是</w:t>
        </w:r>
        <w:r w:rsidR="004F499F">
          <w:rPr>
            <w:rFonts w:hint="eastAsia"/>
          </w:rPr>
          <w:t>10</w:t>
        </w:r>
      </w:ins>
    </w:p>
    <w:p w14:paraId="4A81981F" w14:textId="3CC9FF1D" w:rsidR="002D2BBD" w:rsidRDefault="0060052C" w:rsidP="002D2B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Model * m = new Model(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step); //step</w:t>
      </w:r>
      <w:r w:rsidR="002D2BBD">
        <w:rPr>
          <w:rFonts w:hint="eastAsia"/>
        </w:rPr>
        <w:t>的取值可以为：</w:t>
      </w:r>
      <w:r w:rsidR="002D2BBD">
        <w:rPr>
          <w:rFonts w:hint="eastAsia"/>
        </w:rPr>
        <w:t>1</w:t>
      </w:r>
      <w:r w:rsidR="002D2BBD">
        <w:rPr>
          <w:rFonts w:hint="eastAsia"/>
        </w:rPr>
        <w:t>，</w:t>
      </w:r>
      <w:r w:rsidR="002D2BBD">
        <w:rPr>
          <w:rFonts w:hint="eastAsia"/>
        </w:rPr>
        <w:t>5</w:t>
      </w:r>
      <w:r w:rsidR="002D2BBD">
        <w:rPr>
          <w:rFonts w:hint="eastAsia"/>
        </w:rPr>
        <w:t>，</w:t>
      </w:r>
      <w:r w:rsidR="002D2BBD">
        <w:rPr>
          <w:rFonts w:hint="eastAsia"/>
        </w:rPr>
        <w:t>10</w:t>
      </w:r>
      <w:r w:rsidR="002D2BBD">
        <w:rPr>
          <w:rFonts w:hint="eastAsia"/>
        </w:rPr>
        <w:t>，</w:t>
      </w:r>
      <w:r w:rsidR="002D2BBD">
        <w:rPr>
          <w:rFonts w:hint="eastAsia"/>
        </w:rPr>
        <w:t>25</w:t>
      </w:r>
      <w:r w:rsidR="002D2BBD">
        <w:rPr>
          <w:rFonts w:hint="eastAsia"/>
        </w:rPr>
        <w:t>这几种值</w:t>
      </w:r>
    </w:p>
    <w:p w14:paraId="48DE315A" w14:textId="1C4450DC" w:rsidR="00B419BC" w:rsidRDefault="00FF0A1C" w:rsidP="00B419BC">
      <w:pPr>
        <w:rPr>
          <w:rFonts w:hint="eastAsia"/>
        </w:rPr>
      </w:pPr>
      <w:ins w:id="1" w:author="岩龙 翟" w:date="2018-04-12T19:29:00Z">
        <w:r>
          <w:rPr>
            <w:rFonts w:hint="eastAsia"/>
          </w:rPr>
          <w:t>创建的模型的初始时间都是</w:t>
        </w:r>
        <w:r>
          <w:rPr>
            <w:rFonts w:hint="eastAsia"/>
          </w:rPr>
          <w:t>0</w:t>
        </w:r>
        <w:r>
          <w:rPr>
            <w:rFonts w:hint="eastAsia"/>
          </w:rPr>
          <w:t>。</w:t>
        </w:r>
      </w:ins>
    </w:p>
    <w:p w14:paraId="7BFF0D80" w14:textId="7016F713" w:rsidR="00B419BC" w:rsidRDefault="00B419BC" w:rsidP="00B419BC">
      <w:r>
        <w:rPr>
          <w:rFonts w:hint="eastAsia"/>
        </w:rPr>
        <w:t>模型的使用方法：</w:t>
      </w:r>
    </w:p>
    <w:p w14:paraId="3C11911C" w14:textId="5D64EDB5" w:rsidR="00B419BC" w:rsidRDefault="00B419BC" w:rsidP="00B419BC">
      <w:r>
        <w:t>Result *</w:t>
      </w:r>
      <w:r>
        <w:rPr>
          <w:rFonts w:hint="eastAsia"/>
        </w:rPr>
        <w:t xml:space="preserve"> </w:t>
      </w:r>
      <w:proofErr w:type="spellStart"/>
      <w:r w:rsidR="00A40207">
        <w:t>rst</w:t>
      </w:r>
      <w:proofErr w:type="spellEnd"/>
      <w:r w:rsidR="00A40207">
        <w:t>=m-&gt;</w:t>
      </w:r>
      <w:proofErr w:type="spellStart"/>
      <w:proofErr w:type="gramStart"/>
      <w:r w:rsidR="00A40207">
        <w:rPr>
          <w:rFonts w:hint="eastAsia"/>
        </w:rPr>
        <w:t>moveTo</w:t>
      </w:r>
      <w:r w:rsidR="00A40207">
        <w:t>Next</w:t>
      </w:r>
      <w:proofErr w:type="spellEnd"/>
      <w:r>
        <w:t>(</w:t>
      </w:r>
      <w:proofErr w:type="gramEnd"/>
      <w:r>
        <w:t>)</w:t>
      </w:r>
      <w:r>
        <w:rPr>
          <w:rFonts w:hint="eastAsia"/>
        </w:rPr>
        <w:t>;</w:t>
      </w:r>
    </w:p>
    <w:p w14:paraId="441C3092" w14:textId="01347EC3" w:rsidR="00B419BC" w:rsidRDefault="00A40207" w:rsidP="00B419BC">
      <w:r>
        <w:rPr>
          <w:rFonts w:hint="eastAsia"/>
        </w:rPr>
        <w:t>每次调用</w:t>
      </w:r>
      <w:proofErr w:type="spellStart"/>
      <w:r>
        <w:rPr>
          <w:rFonts w:hint="eastAsia"/>
        </w:rPr>
        <w:t>moveTo</w:t>
      </w:r>
      <w:r>
        <w:t>Next</w:t>
      </w:r>
      <w:proofErr w:type="spellEnd"/>
      <w:r w:rsidR="00B419BC">
        <w:rPr>
          <w:rFonts w:hint="eastAsia"/>
        </w:rPr>
        <w:t>函数可以</w:t>
      </w:r>
      <w:r w:rsidR="00AB7F01">
        <w:rPr>
          <w:rFonts w:hint="eastAsia"/>
        </w:rPr>
        <w:t>将炮弹的运行时间向前推进并且更新炮弹的状态信息，炮弹的时间和状态等通过</w:t>
      </w:r>
      <w:r w:rsidR="00AB7F01">
        <w:rPr>
          <w:rFonts w:hint="eastAsia"/>
        </w:rPr>
        <w:t>Result</w:t>
      </w:r>
      <w:r w:rsidR="00AB7F01">
        <w:rPr>
          <w:rFonts w:hint="eastAsia"/>
        </w:rPr>
        <w:t>返回</w:t>
      </w:r>
      <w:r w:rsidR="00B419BC">
        <w:rPr>
          <w:rFonts w:hint="eastAsia"/>
        </w:rPr>
        <w:t>。每调用一次就会把模型的当前时间和当前状态进行更新，</w:t>
      </w:r>
      <w:r w:rsidR="00852A2C">
        <w:rPr>
          <w:rFonts w:hint="eastAsia"/>
        </w:rPr>
        <w:t>其中模型的时间不会减小（可能两次相同或者增加），</w:t>
      </w:r>
      <w:r w:rsidR="00B419BC">
        <w:rPr>
          <w:rFonts w:hint="eastAsia"/>
        </w:rPr>
        <w:t>可以通过</w:t>
      </w:r>
      <w:proofErr w:type="spellStart"/>
      <w:r w:rsidR="00B419BC">
        <w:rPr>
          <w:rFonts w:hint="eastAsia"/>
        </w:rPr>
        <w:t>getTime</w:t>
      </w:r>
      <w:proofErr w:type="spellEnd"/>
      <w:r w:rsidR="00B419BC">
        <w:rPr>
          <w:rFonts w:hint="eastAsia"/>
        </w:rPr>
        <w:t>()</w:t>
      </w:r>
      <w:r w:rsidR="00B419BC">
        <w:rPr>
          <w:rFonts w:hint="eastAsia"/>
        </w:rPr>
        <w:t>获得模型当前的时间。每次通过</w:t>
      </w:r>
      <w:proofErr w:type="spellStart"/>
      <w:r>
        <w:rPr>
          <w:rFonts w:hint="eastAsia"/>
        </w:rPr>
        <w:t>moveTo</w:t>
      </w:r>
      <w:r>
        <w:t>Next</w:t>
      </w:r>
      <w:proofErr w:type="spellEnd"/>
      <w:r w:rsidR="00B419BC">
        <w:rPr>
          <w:rFonts w:hint="eastAsia"/>
        </w:rPr>
        <w:t>获得</w:t>
      </w:r>
      <w:r w:rsidR="00B419BC">
        <w:rPr>
          <w:rFonts w:hint="eastAsia"/>
        </w:rPr>
        <w:t>Result</w:t>
      </w:r>
      <w:r w:rsidR="00B419BC">
        <w:rPr>
          <w:rFonts w:hint="eastAsia"/>
        </w:rPr>
        <w:t>对象用过之后需要释放内存。</w:t>
      </w:r>
      <w:r w:rsidR="00AB7F01">
        <w:rPr>
          <w:rFonts w:hint="eastAsia"/>
        </w:rPr>
        <w:t>在模型中还有一个</w:t>
      </w:r>
      <w:proofErr w:type="spellStart"/>
      <w:r w:rsidR="00AB7F01">
        <w:rPr>
          <w:rFonts w:hint="eastAsia"/>
        </w:rPr>
        <w:t>getNextTime</w:t>
      </w:r>
      <w:proofErr w:type="spellEnd"/>
      <w:r w:rsidR="00AB7F01">
        <w:rPr>
          <w:rFonts w:hint="eastAsia"/>
        </w:rPr>
        <w:t>的函数，用于预取一下下一次的时间，功能同</w:t>
      </w:r>
      <w:proofErr w:type="spellStart"/>
      <w:r w:rsidR="00AB7F01">
        <w:rPr>
          <w:rFonts w:hint="eastAsia"/>
        </w:rPr>
        <w:t>moveToNext</w:t>
      </w:r>
      <w:proofErr w:type="spellEnd"/>
      <w:r w:rsidR="00AB7F01">
        <w:rPr>
          <w:rFonts w:hint="eastAsia"/>
        </w:rPr>
        <w:t>的唯一区别就是该函数不会更新模型的当前时间和状态，只是查看一下如果更新状态将获得什么样的时间。</w:t>
      </w:r>
    </w:p>
    <w:p w14:paraId="41374A91" w14:textId="77777777" w:rsidR="00AB7F01" w:rsidRDefault="00AB7F01" w:rsidP="00B419BC"/>
    <w:p w14:paraId="4DE6483C" w14:textId="088E9581" w:rsidR="00B419BC" w:rsidRDefault="00B419BC" w:rsidP="00B419BC">
      <w:r>
        <w:rPr>
          <w:rFonts w:hint="eastAsia"/>
        </w:rPr>
        <w:t>以下是一个简单的模型测试程序</w:t>
      </w:r>
      <w:ins w:id="2" w:author="岩龙 翟" w:date="2018-04-12T19:44:00Z">
        <w:r w:rsidR="004F499F">
          <w:rPr>
            <w:rFonts w:hint="eastAsia"/>
          </w:rPr>
          <w:t>，告诉大家可以怎样使用一个模型</w:t>
        </w:r>
      </w:ins>
      <w:r>
        <w:rPr>
          <w:rFonts w:hint="eastAsia"/>
        </w:rPr>
        <w:t>:</w:t>
      </w:r>
    </w:p>
    <w:p w14:paraId="0D51054E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ballistics.h</w:t>
      </w:r>
      <w:proofErr w:type="spellEnd"/>
      <w:r>
        <w:t>"</w:t>
      </w:r>
    </w:p>
    <w:p w14:paraId="78452958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GBCSolution.h</w:t>
      </w:r>
      <w:proofErr w:type="spellEnd"/>
      <w:r>
        <w:t>"</w:t>
      </w:r>
    </w:p>
    <w:p w14:paraId="10501506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Result.h</w:t>
      </w:r>
      <w:proofErr w:type="spellEnd"/>
      <w:r>
        <w:t>"</w:t>
      </w:r>
    </w:p>
    <w:p w14:paraId="6B434AFD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stdio.h</w:t>
      </w:r>
      <w:proofErr w:type="spellEnd"/>
      <w:r>
        <w:t>"</w:t>
      </w:r>
    </w:p>
    <w:p w14:paraId="0FA0B483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Model.h</w:t>
      </w:r>
      <w:proofErr w:type="spellEnd"/>
      <w:r>
        <w:t>"</w:t>
      </w:r>
    </w:p>
    <w:p w14:paraId="2339CEF2" w14:textId="77777777" w:rsidR="00B419BC" w:rsidRDefault="00B419BC" w:rsidP="00B419B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14:paraId="7BC4ED15" w14:textId="77777777" w:rsidR="00B419BC" w:rsidRDefault="00B419BC" w:rsidP="00B419BC">
      <w:r>
        <w:t>{</w:t>
      </w:r>
    </w:p>
    <w:p w14:paraId="4CC8304B" w14:textId="77777777" w:rsidR="00B419BC" w:rsidRDefault="00B419BC" w:rsidP="00B419BC"/>
    <w:p w14:paraId="36F19C37" w14:textId="77777777" w:rsidR="00B419BC" w:rsidRDefault="00B419BC" w:rsidP="00B419BC">
      <w:pPr>
        <w:rPr>
          <w:ins w:id="3" w:author="岩龙 翟" w:date="2018-04-12T19:45:00Z"/>
          <w:rFonts w:hint="eastAsia"/>
        </w:rPr>
      </w:pPr>
      <w:r>
        <w:tab/>
        <w:t xml:space="preserve">Model * m = new </w:t>
      </w:r>
      <w:proofErr w:type="gramStart"/>
      <w:r>
        <w:t>Model(</w:t>
      </w:r>
      <w:proofErr w:type="gramEnd"/>
      <w:r>
        <w:t>);</w:t>
      </w:r>
    </w:p>
    <w:p w14:paraId="610A2B96" w14:textId="39CD09A1" w:rsidR="004F499F" w:rsidRDefault="004F499F" w:rsidP="00B419BC">
      <w:pPr>
        <w:rPr>
          <w:rFonts w:hint="eastAsia"/>
        </w:rPr>
      </w:pPr>
      <w:ins w:id="4" w:author="岩龙 翟" w:date="2018-04-12T19:45:00Z">
        <w:r>
          <w:rPr>
            <w:rFonts w:hint="eastAsia"/>
          </w:rPr>
          <w:tab/>
          <w:t xml:space="preserve">//Model * m = new </w:t>
        </w:r>
        <w:proofErr w:type="gramStart"/>
        <w:r>
          <w:rPr>
            <w:rFonts w:hint="eastAsia"/>
          </w:rPr>
          <w:t>Model(</w:t>
        </w:r>
        <w:proofErr w:type="gramEnd"/>
        <w:r>
          <w:rPr>
            <w:rFonts w:hint="eastAsia"/>
          </w:rPr>
          <w:t>25);</w:t>
        </w:r>
      </w:ins>
    </w:p>
    <w:p w14:paraId="6E02C431" w14:textId="77777777" w:rsidR="00B419BC" w:rsidRDefault="00B419BC" w:rsidP="00B419BC">
      <w:r>
        <w:tab/>
        <w:t xml:space="preserve">Result * </w:t>
      </w:r>
      <w:proofErr w:type="spellStart"/>
      <w:r>
        <w:t>rst</w:t>
      </w:r>
      <w:proofErr w:type="spellEnd"/>
      <w:r>
        <w:t xml:space="preserve"> = NULL;</w:t>
      </w:r>
    </w:p>
    <w:p w14:paraId="7B2D8050" w14:textId="77777777" w:rsidR="00B419BC" w:rsidRDefault="00B419BC" w:rsidP="00B419BC">
      <w:r>
        <w:tab/>
      </w:r>
      <w:proofErr w:type="gramStart"/>
      <w:r>
        <w:t>while</w:t>
      </w:r>
      <w:proofErr w:type="gramEnd"/>
      <w:r>
        <w:t>(</w:t>
      </w:r>
      <w:proofErr w:type="spellStart"/>
      <w:r>
        <w:t>rst</w:t>
      </w:r>
      <w:proofErr w:type="spellEnd"/>
      <w:r>
        <w:t>=m-&gt;</w:t>
      </w:r>
      <w:proofErr w:type="spellStart"/>
      <w:r>
        <w:t>getNextStatus</w:t>
      </w:r>
      <w:proofErr w:type="spellEnd"/>
      <w:r>
        <w:t>())</w:t>
      </w:r>
    </w:p>
    <w:p w14:paraId="1BA0684A" w14:textId="77777777" w:rsidR="00B419BC" w:rsidRDefault="00B419BC" w:rsidP="00B419BC">
      <w:r>
        <w:tab/>
        <w:t>{</w:t>
      </w:r>
    </w:p>
    <w:p w14:paraId="73CD8FA9" w14:textId="77777777" w:rsidR="00B419BC" w:rsidRDefault="00B419BC" w:rsidP="00B419BC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("Current Time is %f \t Range is: %f", </w:t>
      </w:r>
      <w:proofErr w:type="spellStart"/>
      <w:r>
        <w:t>rst</w:t>
      </w:r>
      <w:proofErr w:type="spellEnd"/>
      <w:r>
        <w:t>-&gt;</w:t>
      </w:r>
      <w:proofErr w:type="spellStart"/>
      <w:r>
        <w:t>getTime</w:t>
      </w:r>
      <w:proofErr w:type="spellEnd"/>
      <w:r>
        <w:t xml:space="preserve">(), </w:t>
      </w:r>
      <w:proofErr w:type="spellStart"/>
      <w:r>
        <w:t>rst</w:t>
      </w:r>
      <w:proofErr w:type="spellEnd"/>
      <w:r>
        <w:t>-&gt;</w:t>
      </w:r>
      <w:proofErr w:type="spellStart"/>
      <w:r>
        <w:t>getRange</w:t>
      </w:r>
      <w:proofErr w:type="spellEnd"/>
      <w:r>
        <w:t>());</w:t>
      </w:r>
    </w:p>
    <w:p w14:paraId="3EB3C7CA" w14:textId="120475C4" w:rsidR="001A1422" w:rsidRDefault="001A1422" w:rsidP="00B419B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00D29C0" w14:textId="77777777" w:rsidR="00B419BC" w:rsidRDefault="00B419BC" w:rsidP="00B419BC">
      <w:r>
        <w:tab/>
      </w:r>
      <w:r>
        <w:tab/>
      </w:r>
      <w:proofErr w:type="gramStart"/>
      <w:r>
        <w:t>free</w:t>
      </w:r>
      <w:proofErr w:type="gramEnd"/>
      <w:r>
        <w:t>(</w:t>
      </w:r>
      <w:proofErr w:type="spellStart"/>
      <w:r>
        <w:t>rst</w:t>
      </w:r>
      <w:proofErr w:type="spellEnd"/>
      <w:r>
        <w:t>);</w:t>
      </w:r>
    </w:p>
    <w:p w14:paraId="04077F33" w14:textId="77777777" w:rsidR="00B419BC" w:rsidRDefault="00B419BC" w:rsidP="00B419BC">
      <w:r>
        <w:tab/>
        <w:t>}</w:t>
      </w:r>
    </w:p>
    <w:p w14:paraId="2EA76FD7" w14:textId="77777777" w:rsidR="00B419BC" w:rsidRDefault="00B419BC" w:rsidP="00B419BC">
      <w:r>
        <w:t>}</w:t>
      </w:r>
    </w:p>
    <w:p w14:paraId="56BDE6D1" w14:textId="77777777" w:rsidR="00B419BC" w:rsidRDefault="00B419BC" w:rsidP="00B419BC"/>
    <w:p w14:paraId="44E69FDF" w14:textId="77777777" w:rsidR="00F3368F" w:rsidRDefault="00F3368F" w:rsidP="00B419BC"/>
    <w:p w14:paraId="5E900454" w14:textId="4ACAF954" w:rsidR="00F3368F" w:rsidRDefault="00F3368F" w:rsidP="00B419BC">
      <w:r>
        <w:rPr>
          <w:rFonts w:hint="eastAsia"/>
        </w:rPr>
        <w:t>实验要求：</w:t>
      </w:r>
    </w:p>
    <w:p w14:paraId="338D1FD0" w14:textId="4DD045DB" w:rsidR="004F499F" w:rsidRDefault="00F3368F" w:rsidP="004F499F">
      <w:pPr>
        <w:pStyle w:val="a3"/>
        <w:numPr>
          <w:ilvl w:val="0"/>
          <w:numId w:val="2"/>
        </w:numPr>
        <w:ind w:firstLineChars="0"/>
        <w:rPr>
          <w:ins w:id="5" w:author="岩龙 翟" w:date="2018-04-12T19:47:00Z"/>
          <w:rFonts w:hint="eastAsia"/>
        </w:rPr>
        <w:pPrChange w:id="6" w:author="岩龙 翟" w:date="2018-04-12T19:47:00Z">
          <w:pPr/>
        </w:pPrChange>
      </w:pPr>
      <w:r>
        <w:rPr>
          <w:rFonts w:hint="eastAsia"/>
        </w:rPr>
        <w:t>编写一个程序，程序中可以使用多线程或者多进程来实现。每个线程</w:t>
      </w:r>
      <w:r>
        <w:rPr>
          <w:rFonts w:hint="eastAsia"/>
        </w:rPr>
        <w:t>/</w:t>
      </w:r>
      <w:r>
        <w:rPr>
          <w:rFonts w:hint="eastAsia"/>
        </w:rPr>
        <w:t>进程运行一个弹道计算的模型。</w:t>
      </w:r>
    </w:p>
    <w:p w14:paraId="07D6010D" w14:textId="480A4A46" w:rsidR="00995822" w:rsidRDefault="00423396" w:rsidP="004F499F">
      <w:pPr>
        <w:pStyle w:val="a3"/>
        <w:numPr>
          <w:ilvl w:val="0"/>
          <w:numId w:val="2"/>
        </w:numPr>
        <w:ind w:firstLineChars="0"/>
        <w:rPr>
          <w:ins w:id="7" w:author="岩龙 翟" w:date="2018-04-12T19:17:00Z"/>
          <w:rFonts w:hint="eastAsia"/>
        </w:rPr>
        <w:pPrChange w:id="8" w:author="岩龙 翟" w:date="2018-04-12T19:47:00Z">
          <w:pPr/>
        </w:pPrChange>
      </w:pPr>
      <w:ins w:id="9" w:author="岩龙 翟" w:date="2018-04-12T18:52:00Z">
        <w:r>
          <w:rPr>
            <w:rFonts w:hint="eastAsia"/>
          </w:rPr>
          <w:t>程序启动时（初始化阶段），</w:t>
        </w:r>
      </w:ins>
      <w:ins w:id="10" w:author="岩龙 翟" w:date="2018-04-12T18:53:00Z">
        <w:r>
          <w:rPr>
            <w:rFonts w:hint="eastAsia"/>
          </w:rPr>
          <w:t>创建所有的进程</w:t>
        </w:r>
        <w:r>
          <w:rPr>
            <w:rFonts w:hint="eastAsia"/>
          </w:rPr>
          <w:t>/</w:t>
        </w:r>
        <w:r>
          <w:rPr>
            <w:rFonts w:hint="eastAsia"/>
          </w:rPr>
          <w:t>线程，然后每个模型随机</w:t>
        </w:r>
      </w:ins>
      <w:ins w:id="11" w:author="岩龙 翟" w:date="2018-04-12T18:54:00Z">
        <w:r>
          <w:rPr>
            <w:rFonts w:hint="eastAsia"/>
          </w:rPr>
          <w:t>（或者人为指定）的</w:t>
        </w:r>
      </w:ins>
      <w:ins w:id="12" w:author="岩龙 翟" w:date="2018-04-12T19:02:00Z">
        <w:r w:rsidR="00CC3C32">
          <w:rPr>
            <w:rFonts w:hint="eastAsia"/>
          </w:rPr>
          <w:t>向</w:t>
        </w:r>
      </w:ins>
      <w:ins w:id="13" w:author="岩龙 翟" w:date="2018-04-12T18:53:00Z">
        <w:r>
          <w:rPr>
            <w:rFonts w:hint="eastAsia"/>
          </w:rPr>
          <w:t>模型总数</w:t>
        </w:r>
      </w:ins>
      <w:ins w:id="14" w:author="岩龙 翟" w:date="2018-04-12T18:55:00Z">
        <w:r>
          <w:rPr>
            <w:rFonts w:hint="eastAsia"/>
          </w:rPr>
          <w:t>30%</w:t>
        </w:r>
        <w:r>
          <w:rPr>
            <w:rFonts w:hint="eastAsia"/>
          </w:rPr>
          <w:t>左右的其他模型建立</w:t>
        </w:r>
      </w:ins>
      <w:ins w:id="15" w:author="岩龙 翟" w:date="2018-04-12T18:56:00Z">
        <w:r>
          <w:rPr>
            <w:rFonts w:hint="eastAsia"/>
          </w:rPr>
          <w:t>有向</w:t>
        </w:r>
      </w:ins>
      <w:ins w:id="16" w:author="岩龙 翟" w:date="2018-04-12T18:55:00Z">
        <w:r>
          <w:rPr>
            <w:rFonts w:hint="eastAsia"/>
          </w:rPr>
          <w:t>连接关系</w:t>
        </w:r>
      </w:ins>
      <w:ins w:id="17" w:author="岩龙 翟" w:date="2018-04-12T19:34:00Z">
        <w:r w:rsidR="00DE128B">
          <w:rPr>
            <w:rFonts w:hint="eastAsia"/>
          </w:rPr>
          <w:t>（例如一共有</w:t>
        </w:r>
        <w:r w:rsidR="00DE128B">
          <w:rPr>
            <w:rFonts w:hint="eastAsia"/>
          </w:rPr>
          <w:t>100</w:t>
        </w:r>
        <w:r w:rsidR="00DE128B">
          <w:rPr>
            <w:rFonts w:hint="eastAsia"/>
          </w:rPr>
          <w:t>个模型，那每个模型要把自己的状态发送给至少</w:t>
        </w:r>
        <w:r w:rsidR="00DE128B">
          <w:rPr>
            <w:rFonts w:hint="eastAsia"/>
          </w:rPr>
          <w:t>30</w:t>
        </w:r>
        <w:r w:rsidR="00DE128B">
          <w:rPr>
            <w:rFonts w:hint="eastAsia"/>
          </w:rPr>
          <w:t>个其他的模型）</w:t>
        </w:r>
      </w:ins>
      <w:ins w:id="18" w:author="岩龙 翟" w:date="2018-04-12T18:55:00Z">
        <w:r>
          <w:rPr>
            <w:rFonts w:hint="eastAsia"/>
          </w:rPr>
          <w:t>，此关系建立后不再变化</w:t>
        </w:r>
      </w:ins>
      <w:ins w:id="19" w:author="岩龙 翟" w:date="2018-04-12T19:17:00Z">
        <w:r w:rsidR="0063512C">
          <w:rPr>
            <w:rFonts w:hint="eastAsia"/>
          </w:rPr>
          <w:t>（注意：不要形成图</w:t>
        </w:r>
        <w:r w:rsidR="0063512C">
          <w:rPr>
            <w:rFonts w:hint="eastAsia"/>
          </w:rPr>
          <w:t>1</w:t>
        </w:r>
        <w:r w:rsidR="0063512C">
          <w:rPr>
            <w:rFonts w:hint="eastAsia"/>
          </w:rPr>
          <w:t>所示的非连通图）</w:t>
        </w:r>
      </w:ins>
      <w:ins w:id="20" w:author="岩龙 翟" w:date="2018-04-12T18:55:00Z">
        <w:r>
          <w:rPr>
            <w:rFonts w:hint="eastAsia"/>
          </w:rPr>
          <w:t>。</w:t>
        </w:r>
      </w:ins>
      <w:r w:rsidR="00F3368F">
        <w:rPr>
          <w:rFonts w:hint="eastAsia"/>
        </w:rPr>
        <w:t>要求每个模型</w:t>
      </w:r>
      <w:ins w:id="21" w:author="岩龙 翟" w:date="2018-04-12T19:26:00Z">
        <w:r w:rsidR="00FF0A1C">
          <w:rPr>
            <w:rFonts w:hint="eastAsia"/>
          </w:rPr>
          <w:t>每</w:t>
        </w:r>
      </w:ins>
      <w:ins w:id="22" w:author="岩龙 翟" w:date="2018-04-12T18:56:00Z">
        <w:r>
          <w:rPr>
            <w:rFonts w:hint="eastAsia"/>
          </w:rPr>
          <w:t>更新一次</w:t>
        </w:r>
      </w:ins>
      <w:ins w:id="23" w:author="岩龙 翟" w:date="2018-04-12T18:57:00Z">
        <w:r w:rsidR="00DE128B">
          <w:rPr>
            <w:rFonts w:hint="eastAsia"/>
          </w:rPr>
          <w:t>自己状态都</w:t>
        </w:r>
      </w:ins>
      <w:ins w:id="24" w:author="岩龙 翟" w:date="2018-04-12T19:30:00Z">
        <w:r w:rsidR="00DE128B">
          <w:rPr>
            <w:rFonts w:hint="eastAsia"/>
          </w:rPr>
          <w:t>必须</w:t>
        </w:r>
      </w:ins>
      <w:ins w:id="25" w:author="岩龙 翟" w:date="2018-04-12T18:57:00Z">
        <w:r>
          <w:rPr>
            <w:rFonts w:hint="eastAsia"/>
          </w:rPr>
          <w:t>将</w:t>
        </w:r>
      </w:ins>
      <w:del w:id="26" w:author="岩龙 翟" w:date="2018-04-12T18:56:00Z">
        <w:r w:rsidR="00F3368F" w:rsidDel="00423396">
          <w:rPr>
            <w:rFonts w:hint="eastAsia"/>
          </w:rPr>
          <w:delText>都把</w:delText>
        </w:r>
      </w:del>
      <w:del w:id="27" w:author="岩龙 翟" w:date="2018-04-12T18:57:00Z">
        <w:r w:rsidR="00F3368F" w:rsidDel="00423396">
          <w:rPr>
            <w:rFonts w:hint="eastAsia"/>
          </w:rPr>
          <w:delText>各自的</w:delText>
        </w:r>
      </w:del>
      <w:r w:rsidR="00F3368F">
        <w:rPr>
          <w:rFonts w:hint="eastAsia"/>
        </w:rPr>
        <w:t>状态（</w:t>
      </w:r>
      <w:r w:rsidR="00F3368F">
        <w:rPr>
          <w:rFonts w:hint="eastAsia"/>
        </w:rPr>
        <w:t>Result</w:t>
      </w:r>
      <w:r w:rsidR="00F3368F">
        <w:rPr>
          <w:rFonts w:hint="eastAsia"/>
        </w:rPr>
        <w:t>）</w:t>
      </w:r>
      <w:ins w:id="28" w:author="岩龙 翟" w:date="2018-04-12T18:57:00Z">
        <w:r>
          <w:rPr>
            <w:rFonts w:hint="eastAsia"/>
          </w:rPr>
          <w:t>按照连接的方向</w:t>
        </w:r>
      </w:ins>
      <w:r w:rsidR="00F3368F">
        <w:rPr>
          <w:rFonts w:hint="eastAsia"/>
        </w:rPr>
        <w:t>发送给</w:t>
      </w:r>
      <w:ins w:id="29" w:author="岩龙 翟" w:date="2018-04-12T18:57:00Z">
        <w:r>
          <w:rPr>
            <w:rFonts w:hint="eastAsia"/>
          </w:rPr>
          <w:t>下游</w:t>
        </w:r>
      </w:ins>
      <w:r w:rsidR="00C81EE9">
        <w:rPr>
          <w:rFonts w:hint="eastAsia"/>
        </w:rPr>
        <w:t>模型</w:t>
      </w:r>
      <w:ins w:id="30" w:author="岩龙 翟" w:date="2018-04-12T19:31:00Z">
        <w:r w:rsidR="00DE128B">
          <w:rPr>
            <w:rFonts w:hint="eastAsia"/>
          </w:rPr>
          <w:t>，如图</w:t>
        </w:r>
        <w:r w:rsidR="00DE128B">
          <w:rPr>
            <w:rFonts w:hint="eastAsia"/>
          </w:rPr>
          <w:t>2</w:t>
        </w:r>
        <w:r w:rsidR="00DE128B">
          <w:rPr>
            <w:rFonts w:hint="eastAsia"/>
          </w:rPr>
          <w:t>中</w:t>
        </w:r>
        <w:r w:rsidR="00DE128B">
          <w:rPr>
            <w:rFonts w:hint="eastAsia"/>
          </w:rPr>
          <w:t>M1</w:t>
        </w:r>
        <w:r w:rsidR="00DE128B">
          <w:rPr>
            <w:rFonts w:hint="eastAsia"/>
          </w:rPr>
          <w:t>更新状态后需要将状态发送给</w:t>
        </w:r>
        <w:r w:rsidR="00DE128B">
          <w:rPr>
            <w:rFonts w:hint="eastAsia"/>
          </w:rPr>
          <w:t>M2</w:t>
        </w:r>
        <w:r w:rsidR="00DE128B">
          <w:rPr>
            <w:rFonts w:hint="eastAsia"/>
          </w:rPr>
          <w:t>、</w:t>
        </w:r>
        <w:r w:rsidR="00DE128B">
          <w:rPr>
            <w:rFonts w:hint="eastAsia"/>
          </w:rPr>
          <w:t>M3</w:t>
        </w:r>
        <w:r w:rsidR="00DE128B">
          <w:rPr>
            <w:rFonts w:hint="eastAsia"/>
          </w:rPr>
          <w:t>和</w:t>
        </w:r>
        <w:r w:rsidR="00DE128B">
          <w:rPr>
            <w:rFonts w:hint="eastAsia"/>
          </w:rPr>
          <w:t>M4</w:t>
        </w:r>
      </w:ins>
      <w:ins w:id="31" w:author="岩龙 翟" w:date="2018-04-12T19:32:00Z">
        <w:r w:rsidR="00DE128B">
          <w:rPr>
            <w:rFonts w:hint="eastAsia"/>
          </w:rPr>
          <w:t>，</w:t>
        </w:r>
        <w:r w:rsidR="00DE128B">
          <w:rPr>
            <w:rFonts w:hint="eastAsia"/>
          </w:rPr>
          <w:t>M2</w:t>
        </w:r>
        <w:r w:rsidR="00DE128B">
          <w:rPr>
            <w:rFonts w:hint="eastAsia"/>
          </w:rPr>
          <w:t>、</w:t>
        </w:r>
        <w:r w:rsidR="00DE128B">
          <w:rPr>
            <w:rFonts w:hint="eastAsia"/>
          </w:rPr>
          <w:t>M3</w:t>
        </w:r>
        <w:r w:rsidR="00DE128B">
          <w:rPr>
            <w:rFonts w:hint="eastAsia"/>
          </w:rPr>
          <w:t>和</w:t>
        </w:r>
        <w:r w:rsidR="00DE128B">
          <w:rPr>
            <w:rFonts w:hint="eastAsia"/>
          </w:rPr>
          <w:t>M4</w:t>
        </w:r>
        <w:r w:rsidR="00DE128B">
          <w:rPr>
            <w:rFonts w:hint="eastAsia"/>
          </w:rPr>
          <w:t>接收到</w:t>
        </w:r>
        <w:r w:rsidR="00DE128B">
          <w:rPr>
            <w:rFonts w:hint="eastAsia"/>
          </w:rPr>
          <w:t>M1</w:t>
        </w:r>
        <w:r w:rsidR="00DE128B">
          <w:rPr>
            <w:rFonts w:hint="eastAsia"/>
          </w:rPr>
          <w:t>的状态后判断一下时间</w:t>
        </w:r>
      </w:ins>
      <w:ins w:id="32" w:author="岩龙 翟" w:date="2018-04-12T19:33:00Z">
        <w:r w:rsidR="00DE128B">
          <w:rPr>
            <w:rFonts w:hint="eastAsia"/>
          </w:rPr>
          <w:t>是否大于等于自己当前时间，如果小于自己当前时间整个程序报错退出</w:t>
        </w:r>
      </w:ins>
      <w:del w:id="33" w:author="岩龙 翟" w:date="2018-04-12T18:57:00Z">
        <w:r w:rsidR="00C81EE9" w:rsidDel="00423396">
          <w:rPr>
            <w:rFonts w:hint="eastAsia"/>
          </w:rPr>
          <w:delText>总数量</w:delText>
        </w:r>
        <w:r w:rsidR="00C81EE9" w:rsidDel="00423396">
          <w:rPr>
            <w:rFonts w:hint="eastAsia"/>
          </w:rPr>
          <w:delText>50%</w:delText>
        </w:r>
        <w:r w:rsidR="00C81EE9" w:rsidDel="00423396">
          <w:rPr>
            <w:rFonts w:hint="eastAsia"/>
          </w:rPr>
          <w:delText>左右的其他</w:delText>
        </w:r>
        <w:r w:rsidR="00F3368F" w:rsidDel="00423396">
          <w:rPr>
            <w:rFonts w:hint="eastAsia"/>
          </w:rPr>
          <w:delText>模型</w:delText>
        </w:r>
      </w:del>
      <w:del w:id="34" w:author="岩龙 翟" w:date="2018-04-12T19:34:00Z">
        <w:r w:rsidR="00C81EE9" w:rsidDel="00DE128B">
          <w:rPr>
            <w:rFonts w:hint="eastAsia"/>
          </w:rPr>
          <w:delText>（例如一共有</w:delText>
        </w:r>
        <w:r w:rsidR="00C81EE9" w:rsidDel="00DE128B">
          <w:rPr>
            <w:rFonts w:hint="eastAsia"/>
          </w:rPr>
          <w:delText>100</w:delText>
        </w:r>
        <w:r w:rsidR="00C81EE9" w:rsidDel="00DE128B">
          <w:rPr>
            <w:rFonts w:hint="eastAsia"/>
          </w:rPr>
          <w:delText>个模型，那每个模型要把自己的状态发送给至少</w:delText>
        </w:r>
      </w:del>
      <w:del w:id="35" w:author="岩龙 翟" w:date="2018-04-12T19:26:00Z">
        <w:r w:rsidR="00C81EE9" w:rsidDel="00FF0A1C">
          <w:rPr>
            <w:rFonts w:hint="eastAsia"/>
          </w:rPr>
          <w:delText>5</w:delText>
        </w:r>
      </w:del>
      <w:del w:id="36" w:author="岩龙 翟" w:date="2018-04-12T19:34:00Z">
        <w:r w:rsidR="00C81EE9" w:rsidDel="00DE128B">
          <w:rPr>
            <w:rFonts w:hint="eastAsia"/>
          </w:rPr>
          <w:delText>0</w:delText>
        </w:r>
        <w:r w:rsidR="00C81EE9" w:rsidDel="00DE128B">
          <w:rPr>
            <w:rFonts w:hint="eastAsia"/>
          </w:rPr>
          <w:delText>个其他的模型</w:delText>
        </w:r>
      </w:del>
      <w:del w:id="37" w:author="岩龙 翟" w:date="2018-04-12T19:27:00Z">
        <w:r w:rsidR="00C81EE9" w:rsidDel="00FF0A1C">
          <w:rPr>
            <w:rFonts w:hint="eastAsia"/>
          </w:rPr>
          <w:delText>，具体的模型可以自由选择</w:delText>
        </w:r>
      </w:del>
      <w:del w:id="38" w:author="岩龙 翟" w:date="2018-04-12T19:34:00Z">
        <w:r w:rsidR="00C81EE9" w:rsidDel="00DE128B">
          <w:rPr>
            <w:rFonts w:hint="eastAsia"/>
          </w:rPr>
          <w:delText>）</w:delText>
        </w:r>
      </w:del>
      <w:r w:rsidR="00F3368F">
        <w:rPr>
          <w:rFonts w:hint="eastAsia"/>
        </w:rPr>
        <w:t>。</w:t>
      </w:r>
      <w:del w:id="39" w:author="岩龙 翟" w:date="2018-04-12T19:27:00Z">
        <w:r w:rsidR="00F3368F" w:rsidDel="00FF0A1C">
          <w:rPr>
            <w:rFonts w:hint="eastAsia"/>
          </w:rPr>
          <w:delText>同时保证时间的正确性。</w:delText>
        </w:r>
        <w:r w:rsidR="00995822" w:rsidDel="00FF0A1C">
          <w:rPr>
            <w:rFonts w:hint="eastAsia"/>
          </w:rPr>
          <w:delText>时间正确是指，一个模型不能从其他模型收到一个比自己当前时间要早的消息。</w:delText>
        </w:r>
      </w:del>
    </w:p>
    <w:p w14:paraId="5D6A69A8" w14:textId="0219A8D1" w:rsidR="0063512C" w:rsidRDefault="00FF0A1C" w:rsidP="00B419BC">
      <w:pPr>
        <w:rPr>
          <w:ins w:id="40" w:author="岩龙 翟" w:date="2018-04-12T19:25:00Z"/>
          <w:rFonts w:hint="eastAsia"/>
        </w:rPr>
      </w:pPr>
      <w:ins w:id="41" w:author="岩龙 翟" w:date="2018-04-12T19:25:00Z">
        <w:r>
          <w:rPr>
            <w:noProof/>
          </w:rPr>
          <w:drawing>
            <wp:inline distT="0" distB="0" distL="0" distR="0" wp14:anchorId="148CE936" wp14:editId="6D0ECCD7">
              <wp:extent cx="5270500" cy="3279597"/>
              <wp:effectExtent l="0" t="0" r="0" b="0"/>
              <wp:docPr id="2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0500" cy="32795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BD5573A" w14:textId="24579CEF" w:rsidR="00FF0A1C" w:rsidRDefault="00FF0A1C" w:rsidP="00FF0A1C">
      <w:pPr>
        <w:jc w:val="center"/>
        <w:rPr>
          <w:ins w:id="42" w:author="岩龙 翟" w:date="2018-04-12T19:25:00Z"/>
          <w:rFonts w:hint="eastAsia"/>
        </w:rPr>
        <w:pPrChange w:id="43" w:author="岩龙 翟" w:date="2018-04-12T19:25:00Z">
          <w:pPr/>
        </w:pPrChange>
      </w:pPr>
      <w:ins w:id="44" w:author="岩龙 翟" w:date="2018-04-12T19:25:00Z">
        <w:r>
          <w:rPr>
            <w:rFonts w:hint="eastAsia"/>
          </w:rPr>
          <w:t>图</w:t>
        </w:r>
        <w:r>
          <w:rPr>
            <w:rFonts w:hint="eastAsia"/>
          </w:rPr>
          <w:t xml:space="preserve">1  </w:t>
        </w:r>
        <w:r>
          <w:rPr>
            <w:rFonts w:hint="eastAsia"/>
          </w:rPr>
          <w:t>不正确的连接关系</w:t>
        </w:r>
      </w:ins>
    </w:p>
    <w:p w14:paraId="502C523E" w14:textId="77777777" w:rsidR="00FF0A1C" w:rsidRDefault="00FF0A1C" w:rsidP="00FF0A1C">
      <w:pPr>
        <w:jc w:val="center"/>
        <w:rPr>
          <w:ins w:id="45" w:author="岩龙 翟" w:date="2018-04-12T19:25:00Z"/>
          <w:rFonts w:hint="eastAsia"/>
        </w:rPr>
        <w:pPrChange w:id="46" w:author="岩龙 翟" w:date="2018-04-12T19:25:00Z">
          <w:pPr/>
        </w:pPrChange>
      </w:pPr>
    </w:p>
    <w:p w14:paraId="153BB2CE" w14:textId="0EB281C9" w:rsidR="00FF0A1C" w:rsidRDefault="00DE128B" w:rsidP="00FF0A1C">
      <w:pPr>
        <w:jc w:val="center"/>
        <w:rPr>
          <w:ins w:id="47" w:author="岩龙 翟" w:date="2018-04-12T19:26:00Z"/>
          <w:rFonts w:hint="eastAsia"/>
        </w:rPr>
        <w:pPrChange w:id="48" w:author="岩龙 翟" w:date="2018-04-12T19:25:00Z">
          <w:pPr/>
        </w:pPrChange>
      </w:pPr>
      <w:ins w:id="49" w:author="岩龙 翟" w:date="2018-04-12T19:31:00Z">
        <w:r>
          <w:rPr>
            <w:noProof/>
          </w:rPr>
          <w:drawing>
            <wp:inline distT="0" distB="0" distL="0" distR="0" wp14:anchorId="2FFE9F80" wp14:editId="2BAFFDAD">
              <wp:extent cx="3969862" cy="2836333"/>
              <wp:effectExtent l="0" t="0" r="0" b="8890"/>
              <wp:docPr id="4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9909" cy="28363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BE13EE6" w14:textId="7539B783" w:rsidR="00FF0A1C" w:rsidRDefault="00FF0A1C" w:rsidP="00FF0A1C">
      <w:pPr>
        <w:jc w:val="center"/>
        <w:rPr>
          <w:rFonts w:hint="eastAsia"/>
        </w:rPr>
        <w:pPrChange w:id="50" w:author="岩龙 翟" w:date="2018-04-12T19:25:00Z">
          <w:pPr/>
        </w:pPrChange>
      </w:pPr>
      <w:ins w:id="51" w:author="岩龙 翟" w:date="2018-04-12T19:26:00Z">
        <w:r>
          <w:rPr>
            <w:rFonts w:hint="eastAsia"/>
          </w:rPr>
          <w:t>图</w:t>
        </w:r>
        <w:r>
          <w:rPr>
            <w:rFonts w:hint="eastAsia"/>
          </w:rPr>
          <w:t xml:space="preserve">2 </w:t>
        </w:r>
        <w:r>
          <w:rPr>
            <w:rFonts w:hint="eastAsia"/>
          </w:rPr>
          <w:t>正确的连接关系</w:t>
        </w:r>
      </w:ins>
    </w:p>
    <w:p w14:paraId="51BC84F7" w14:textId="70D4887B" w:rsidR="00E518BC" w:rsidRDefault="00FF0A1C" w:rsidP="004F499F">
      <w:pPr>
        <w:pStyle w:val="a3"/>
        <w:numPr>
          <w:ilvl w:val="0"/>
          <w:numId w:val="2"/>
        </w:numPr>
        <w:ind w:firstLineChars="0"/>
        <w:pPrChange w:id="52" w:author="岩龙 翟" w:date="2018-04-12T19:48:00Z">
          <w:pPr/>
        </w:pPrChange>
      </w:pPr>
      <w:ins w:id="53" w:author="岩龙 翟" w:date="2018-04-12T19:27:00Z">
        <w:r>
          <w:rPr>
            <w:rFonts w:hint="eastAsia"/>
          </w:rPr>
          <w:t>除了保证每次更新后将状态发送给下游模型外，还需要保证时间的正确性。时间正确是指，一个模型不能从其他模型收到一个比自己当前时间要早的消息。</w:t>
        </w:r>
      </w:ins>
      <w:r w:rsidR="00E518BC">
        <w:rPr>
          <w:rFonts w:hint="eastAsia"/>
        </w:rPr>
        <w:t>如下图所示，模型</w:t>
      </w:r>
      <w:r w:rsidR="00E518BC">
        <w:rPr>
          <w:rFonts w:hint="eastAsia"/>
        </w:rPr>
        <w:t>1</w:t>
      </w:r>
      <w:r w:rsidR="00E518BC">
        <w:rPr>
          <w:rFonts w:hint="eastAsia"/>
        </w:rPr>
        <w:t>（</w:t>
      </w:r>
      <w:r w:rsidR="00E518BC">
        <w:rPr>
          <w:rFonts w:hint="eastAsia"/>
        </w:rPr>
        <w:t>m1</w:t>
      </w:r>
      <w:r w:rsidR="00E518BC">
        <w:rPr>
          <w:rFonts w:hint="eastAsia"/>
        </w:rPr>
        <w:t>）更新自己的状态后时间为</w:t>
      </w:r>
      <w:r w:rsidR="00E518BC">
        <w:rPr>
          <w:rFonts w:hint="eastAsia"/>
        </w:rPr>
        <w:t>0.01</w:t>
      </w:r>
      <w:r w:rsidR="00E518BC">
        <w:rPr>
          <w:rFonts w:hint="eastAsia"/>
        </w:rPr>
        <w:t>，它</w:t>
      </w:r>
      <w:del w:id="54" w:author="岩龙 翟" w:date="2018-04-12T19:39:00Z">
        <w:r w:rsidR="00E518BC" w:rsidDel="00DE128B">
          <w:rPr>
            <w:rFonts w:hint="eastAsia"/>
          </w:rPr>
          <w:delText>如果</w:delText>
        </w:r>
      </w:del>
      <w:r w:rsidR="00E518BC">
        <w:rPr>
          <w:rFonts w:hint="eastAsia"/>
        </w:rPr>
        <w:t>将自己的状态发送给</w:t>
      </w:r>
      <w:r w:rsidR="00E518BC">
        <w:rPr>
          <w:rFonts w:hint="eastAsia"/>
        </w:rPr>
        <w:t>m3</w:t>
      </w:r>
      <w:ins w:id="55" w:author="岩龙 翟" w:date="2018-04-12T19:39:00Z">
        <w:r w:rsidR="00DE128B">
          <w:rPr>
            <w:rFonts w:hint="eastAsia"/>
          </w:rPr>
          <w:t>，但是</w:t>
        </w:r>
        <w:r w:rsidR="00DE128B">
          <w:rPr>
            <w:rFonts w:hint="eastAsia"/>
          </w:rPr>
          <w:t>m3</w:t>
        </w:r>
        <w:r w:rsidR="00DE128B">
          <w:rPr>
            <w:rFonts w:hint="eastAsia"/>
          </w:rPr>
          <w:t>接到消息后发现自己的时间已经是</w:t>
        </w:r>
        <w:r w:rsidR="00DE128B">
          <w:rPr>
            <w:rFonts w:hint="eastAsia"/>
          </w:rPr>
          <w:t>0.03</w:t>
        </w:r>
      </w:ins>
      <w:ins w:id="56" w:author="岩龙 翟" w:date="2018-04-12T19:40:00Z">
        <w:r w:rsidR="004F499F">
          <w:rPr>
            <w:rFonts w:hint="eastAsia"/>
          </w:rPr>
          <w:t>了</w:t>
        </w:r>
      </w:ins>
      <w:ins w:id="57" w:author="岩龙 翟" w:date="2018-04-12T19:39:00Z">
        <w:r w:rsidR="00DE128B">
          <w:rPr>
            <w:rFonts w:hint="eastAsia"/>
          </w:rPr>
          <w:t>，这就</w:t>
        </w:r>
      </w:ins>
      <w:del w:id="58" w:author="岩龙 翟" w:date="2018-04-12T19:39:00Z">
        <w:r w:rsidR="00E518BC" w:rsidDel="00DE128B">
          <w:rPr>
            <w:rFonts w:hint="eastAsia"/>
          </w:rPr>
          <w:delText>就会</w:delText>
        </w:r>
      </w:del>
      <w:r w:rsidR="00E518BC">
        <w:rPr>
          <w:rFonts w:hint="eastAsia"/>
        </w:rPr>
        <w:t>造成</w:t>
      </w:r>
      <w:ins w:id="59" w:author="岩龙 翟" w:date="2018-04-12T19:39:00Z">
        <w:r w:rsidR="00DE128B">
          <w:rPr>
            <w:rFonts w:hint="eastAsia"/>
          </w:rPr>
          <w:t>了</w:t>
        </w:r>
      </w:ins>
      <w:r w:rsidR="00E518BC">
        <w:rPr>
          <w:rFonts w:hint="eastAsia"/>
        </w:rPr>
        <w:t>时间错误</w:t>
      </w:r>
      <w:del w:id="60" w:author="岩龙 翟" w:date="2018-04-12T19:40:00Z">
        <w:r w:rsidR="00E518BC" w:rsidDel="00DE128B">
          <w:rPr>
            <w:rFonts w:hint="eastAsia"/>
          </w:rPr>
          <w:delText>，</w:delText>
        </w:r>
      </w:del>
      <w:del w:id="61" w:author="岩龙 翟" w:date="2018-04-12T19:39:00Z">
        <w:r w:rsidR="00E518BC" w:rsidDel="00DE128B">
          <w:rPr>
            <w:rFonts w:hint="eastAsia"/>
          </w:rPr>
          <w:delText>因为</w:delText>
        </w:r>
        <w:r w:rsidR="00E518BC" w:rsidDel="00DE128B">
          <w:rPr>
            <w:rFonts w:hint="eastAsia"/>
          </w:rPr>
          <w:delText>m3</w:delText>
        </w:r>
        <w:r w:rsidR="00E518BC" w:rsidDel="00DE128B">
          <w:rPr>
            <w:rFonts w:hint="eastAsia"/>
          </w:rPr>
          <w:delText>的当前时间已经是</w:delText>
        </w:r>
        <w:r w:rsidR="00E518BC" w:rsidDel="00DE128B">
          <w:rPr>
            <w:rFonts w:hint="eastAsia"/>
          </w:rPr>
          <w:delText>0.03</w:delText>
        </w:r>
        <w:r w:rsidR="00E518BC" w:rsidDel="00DE128B">
          <w:rPr>
            <w:rFonts w:hint="eastAsia"/>
          </w:rPr>
          <w:delText>了</w:delText>
        </w:r>
      </w:del>
      <w:r w:rsidR="00E518BC">
        <w:rPr>
          <w:rFonts w:hint="eastAsia"/>
        </w:rPr>
        <w:t>。</w:t>
      </w:r>
      <w:ins w:id="62" w:author="岩龙 翟" w:date="2018-04-12T19:40:00Z">
        <w:r w:rsidR="004F499F">
          <w:rPr>
            <w:rFonts w:hint="eastAsia"/>
          </w:rPr>
          <w:t>因此</w:t>
        </w:r>
      </w:ins>
      <w:ins w:id="63" w:author="岩龙 翟" w:date="2018-04-12T19:28:00Z">
        <w:r>
          <w:rPr>
            <w:rFonts w:hint="eastAsia"/>
          </w:rPr>
          <w:t>此状态</w:t>
        </w:r>
      </w:ins>
      <w:ins w:id="64" w:author="岩龙 翟" w:date="2018-04-12T19:40:00Z">
        <w:r w:rsidR="004F499F">
          <w:rPr>
            <w:rFonts w:hint="eastAsia"/>
          </w:rPr>
          <w:t>不可能出现。对于下图所示的两个模型来说，在</w:t>
        </w:r>
        <w:r w:rsidR="004F499F">
          <w:rPr>
            <w:rFonts w:hint="eastAsia"/>
          </w:rPr>
          <w:t>m1</w:t>
        </w:r>
        <w:r w:rsidR="004F499F">
          <w:rPr>
            <w:rFonts w:hint="eastAsia"/>
          </w:rPr>
          <w:t>的时间更新到</w:t>
        </w:r>
        <w:r w:rsidR="004F499F">
          <w:rPr>
            <w:rFonts w:hint="eastAsia"/>
          </w:rPr>
          <w:t>0.03</w:t>
        </w:r>
        <w:r w:rsidR="004F499F">
          <w:rPr>
            <w:rFonts w:hint="eastAsia"/>
          </w:rPr>
          <w:t>之前，</w:t>
        </w:r>
        <w:r w:rsidR="004F499F">
          <w:rPr>
            <w:rFonts w:hint="eastAsia"/>
          </w:rPr>
          <w:t>m3</w:t>
        </w:r>
        <w:r w:rsidR="004F499F">
          <w:rPr>
            <w:rFonts w:hint="eastAsia"/>
          </w:rPr>
          <w:t>是不能</w:t>
        </w:r>
      </w:ins>
      <w:ins w:id="65" w:author="岩龙 翟" w:date="2018-04-12T19:41:00Z">
        <w:r w:rsidR="004F499F">
          <w:rPr>
            <w:rFonts w:hint="eastAsia"/>
          </w:rPr>
          <w:t>更新到</w:t>
        </w:r>
        <w:r w:rsidR="004F499F">
          <w:rPr>
            <w:rFonts w:hint="eastAsia"/>
          </w:rPr>
          <w:t>0.03</w:t>
        </w:r>
        <w:r w:rsidR="004F499F">
          <w:rPr>
            <w:rFonts w:hint="eastAsia"/>
          </w:rPr>
          <w:t>的。</w:t>
        </w:r>
      </w:ins>
    </w:p>
    <w:p w14:paraId="0BA37523" w14:textId="34BEA1AD" w:rsidR="00E518BC" w:rsidRDefault="00E518BC" w:rsidP="004F499F">
      <w:pPr>
        <w:jc w:val="center"/>
        <w:pPrChange w:id="66" w:author="岩龙 翟" w:date="2018-04-12T19:48:00Z">
          <w:pPr/>
        </w:pPrChange>
      </w:pPr>
      <w:r>
        <w:rPr>
          <w:rFonts w:hint="eastAsia"/>
          <w:noProof/>
        </w:rPr>
        <w:drawing>
          <wp:inline distT="0" distB="0" distL="0" distR="0" wp14:anchorId="104D27E4" wp14:editId="2AC97AAB">
            <wp:extent cx="2921002" cy="2581275"/>
            <wp:effectExtent l="0" t="7938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77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2100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A631" w14:textId="1398C315" w:rsidR="0060052C" w:rsidRDefault="0060052C" w:rsidP="004F499F">
      <w:pPr>
        <w:pStyle w:val="a3"/>
        <w:numPr>
          <w:ilvl w:val="0"/>
          <w:numId w:val="2"/>
        </w:numPr>
        <w:ind w:firstLineChars="0"/>
        <w:pPrChange w:id="67" w:author="岩龙 翟" w:date="2018-04-12T19:48:00Z">
          <w:pPr/>
        </w:pPrChange>
      </w:pPr>
      <w:r>
        <w:rPr>
          <w:rFonts w:hint="eastAsia"/>
        </w:rPr>
        <w:t>创建的</w:t>
      </w:r>
      <w:r>
        <w:rPr>
          <w:rFonts w:hint="eastAsia"/>
        </w:rPr>
        <w:t>Model</w:t>
      </w:r>
      <w:ins w:id="68" w:author="岩龙 翟" w:date="2018-04-12T19:42:00Z">
        <w:r w:rsidR="004F499F">
          <w:rPr>
            <w:rFonts w:hint="eastAsia"/>
          </w:rPr>
          <w:t>中</w:t>
        </w:r>
      </w:ins>
      <w:r>
        <w:rPr>
          <w:rFonts w:hint="eastAsia"/>
        </w:rPr>
        <w:t>需要至少包含</w:t>
      </w:r>
      <w:r w:rsidR="001A1422">
        <w:rPr>
          <w:rFonts w:hint="eastAsia"/>
        </w:rPr>
        <w:t>一个</w:t>
      </w:r>
      <w:r>
        <w:rPr>
          <w:rFonts w:hint="eastAsia"/>
        </w:rPr>
        <w:t>step</w:t>
      </w:r>
      <w:r>
        <w:rPr>
          <w:rFonts w:hint="eastAsia"/>
        </w:rPr>
        <w:t>值为</w:t>
      </w:r>
      <w:r>
        <w:rPr>
          <w:rFonts w:hint="eastAsia"/>
        </w:rPr>
        <w:t>1</w:t>
      </w:r>
      <w:r>
        <w:rPr>
          <w:rFonts w:hint="eastAsia"/>
        </w:rPr>
        <w:t>和</w:t>
      </w:r>
      <w:r w:rsidR="001A1422">
        <w:rPr>
          <w:rFonts w:hint="eastAsia"/>
        </w:rPr>
        <w:t>一个</w:t>
      </w:r>
      <w:r w:rsidR="001A1422">
        <w:rPr>
          <w:rFonts w:hint="eastAsia"/>
        </w:rPr>
        <w:t>step</w:t>
      </w:r>
      <w:r w:rsidR="001A1422">
        <w:rPr>
          <w:rFonts w:hint="eastAsia"/>
        </w:rPr>
        <w:t>值为</w:t>
      </w:r>
      <w:r>
        <w:rPr>
          <w:rFonts w:hint="eastAsia"/>
        </w:rPr>
        <w:t>25</w:t>
      </w:r>
      <w:r>
        <w:rPr>
          <w:rFonts w:hint="eastAsia"/>
        </w:rPr>
        <w:t>的</w:t>
      </w:r>
      <w:ins w:id="69" w:author="岩龙 翟" w:date="2018-04-12T19:52:00Z">
        <w:r w:rsidR="001C5659">
          <w:rPr>
            <w:rFonts w:hint="eastAsia"/>
          </w:rPr>
          <w:t>，不能所有模型的</w:t>
        </w:r>
        <w:r w:rsidR="001C5659">
          <w:rPr>
            <w:rFonts w:hint="eastAsia"/>
          </w:rPr>
          <w:t>step</w:t>
        </w:r>
        <w:r w:rsidR="001C5659">
          <w:rPr>
            <w:rFonts w:hint="eastAsia"/>
          </w:rPr>
          <w:t>都一样</w:t>
        </w:r>
      </w:ins>
      <w:r w:rsidR="001A1422">
        <w:rPr>
          <w:rFonts w:hint="eastAsia"/>
        </w:rPr>
        <w:t>。（</w:t>
      </w:r>
      <w:r w:rsidR="001A1422">
        <w:rPr>
          <w:rFonts w:hint="eastAsia"/>
        </w:rPr>
        <w:t>step</w:t>
      </w:r>
      <w:r w:rsidR="001A1422">
        <w:rPr>
          <w:rFonts w:hint="eastAsia"/>
        </w:rPr>
        <w:t>值越大计算越快）</w:t>
      </w:r>
    </w:p>
    <w:p w14:paraId="2D34394A" w14:textId="77777777" w:rsidR="00F3368F" w:rsidRDefault="00F3368F" w:rsidP="00B419BC"/>
    <w:p w14:paraId="6B459D76" w14:textId="3F9337FB" w:rsidR="00DB099F" w:rsidRDefault="00DB099F" w:rsidP="00B419BC">
      <w:r>
        <w:rPr>
          <w:rFonts w:hint="eastAsia"/>
        </w:rPr>
        <w:t>测试环境：</w:t>
      </w:r>
    </w:p>
    <w:p w14:paraId="0DD76D28" w14:textId="73C49EB0" w:rsidR="00DB099F" w:rsidRDefault="00DB099F" w:rsidP="00B419BC">
      <w:r>
        <w:rPr>
          <w:rFonts w:hint="eastAsia"/>
        </w:rPr>
        <w:t>Ubuntu</w:t>
      </w:r>
    </w:p>
    <w:p w14:paraId="1C834A43" w14:textId="77777777" w:rsidR="00DB099F" w:rsidRDefault="00DB099F" w:rsidP="00B419BC"/>
    <w:p w14:paraId="47869F0E" w14:textId="4FA429E4" w:rsidR="00F3368F" w:rsidRDefault="00F3368F" w:rsidP="00B419BC">
      <w:r>
        <w:rPr>
          <w:rFonts w:hint="eastAsia"/>
        </w:rPr>
        <w:t>实验评判标准：</w:t>
      </w:r>
    </w:p>
    <w:p w14:paraId="67E7FA99" w14:textId="08471946" w:rsidR="00F3368F" w:rsidRDefault="00852A2C" w:rsidP="00B419BC">
      <w:r>
        <w:rPr>
          <w:rFonts w:hint="eastAsia"/>
        </w:rPr>
        <w:t xml:space="preserve">1. </w:t>
      </w:r>
      <w:r>
        <w:rPr>
          <w:rFonts w:hint="eastAsia"/>
        </w:rPr>
        <w:t>支持尽量多的模型，越多越好</w:t>
      </w:r>
    </w:p>
    <w:p w14:paraId="22BC78B1" w14:textId="2885A224" w:rsidR="00852A2C" w:rsidRDefault="00852A2C" w:rsidP="00B419BC">
      <w:r>
        <w:rPr>
          <w:rFonts w:hint="eastAsia"/>
        </w:rPr>
        <w:t xml:space="preserve">2. </w:t>
      </w:r>
      <w:r>
        <w:rPr>
          <w:rFonts w:hint="eastAsia"/>
        </w:rPr>
        <w:t>计算性能佳，主要就是整体的计算时间，越快越好。</w:t>
      </w:r>
    </w:p>
    <w:p w14:paraId="7F17B91D" w14:textId="45D60612" w:rsidR="001A1422" w:rsidRDefault="001A1422" w:rsidP="00B419BC">
      <w:pPr>
        <w:rPr>
          <w:ins w:id="70" w:author="岩龙 翟" w:date="2018-04-12T19:48:00Z"/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性能测试基准初步选定</w:t>
      </w:r>
      <w:r>
        <w:rPr>
          <w:rFonts w:hint="eastAsia"/>
        </w:rPr>
        <w:t>100</w:t>
      </w:r>
      <w:r>
        <w:rPr>
          <w:rFonts w:hint="eastAsia"/>
        </w:rPr>
        <w:t>个模型来测，后面根据实际情况可以调整。</w:t>
      </w:r>
    </w:p>
    <w:p w14:paraId="7217063A" w14:textId="45E8E415" w:rsidR="004F499F" w:rsidRDefault="004F499F" w:rsidP="00B419BC">
      <w:ins w:id="71" w:author="岩龙 翟" w:date="2018-04-12T19:48:00Z">
        <w:r>
          <w:rPr>
            <w:rFonts w:hint="eastAsia"/>
          </w:rPr>
          <w:t xml:space="preserve">4. </w:t>
        </w:r>
      </w:ins>
      <w:ins w:id="72" w:author="岩龙 翟" w:date="2018-04-12T19:49:00Z">
        <w:r>
          <w:rPr>
            <w:rFonts w:hint="eastAsia"/>
          </w:rPr>
          <w:t>每组提交一个实验报告</w:t>
        </w:r>
      </w:ins>
      <w:ins w:id="73" w:author="岩龙 翟" w:date="2018-04-12T19:50:00Z">
        <w:r>
          <w:rPr>
            <w:rFonts w:hint="eastAsia"/>
          </w:rPr>
          <w:t>。</w:t>
        </w:r>
      </w:ins>
      <w:ins w:id="74" w:author="岩龙 翟" w:date="2018-04-12T19:49:00Z">
        <w:r>
          <w:rPr>
            <w:rFonts w:hint="eastAsia"/>
          </w:rPr>
          <w:t>验收时</w:t>
        </w:r>
      </w:ins>
      <w:ins w:id="75" w:author="岩龙 翟" w:date="2018-04-12T19:50:00Z">
        <w:r w:rsidR="00EB423C">
          <w:rPr>
            <w:rFonts w:hint="eastAsia"/>
          </w:rPr>
          <w:t>每组</w:t>
        </w:r>
      </w:ins>
      <w:ins w:id="76" w:author="岩龙 翟" w:date="2018-04-12T19:49:00Z">
        <w:r>
          <w:rPr>
            <w:rFonts w:hint="eastAsia"/>
          </w:rPr>
          <w:t>需要通过</w:t>
        </w:r>
        <w:proofErr w:type="spellStart"/>
        <w:r>
          <w:rPr>
            <w:rFonts w:hint="eastAsia"/>
          </w:rPr>
          <w:t>ppt</w:t>
        </w:r>
        <w:proofErr w:type="spellEnd"/>
        <w:r>
          <w:rPr>
            <w:rFonts w:hint="eastAsia"/>
          </w:rPr>
          <w:t>讲解一下实验情况，包括算法思路等</w:t>
        </w:r>
      </w:ins>
      <w:ins w:id="77" w:author="岩龙 翟" w:date="2018-04-12T19:50:00Z">
        <w:r w:rsidR="00EB423C">
          <w:rPr>
            <w:rFonts w:hint="eastAsia"/>
          </w:rPr>
          <w:t>，还要写明组员分工情况。</w:t>
        </w:r>
      </w:ins>
      <w:bookmarkStart w:id="78" w:name="_GoBack"/>
      <w:bookmarkEnd w:id="78"/>
    </w:p>
    <w:p w14:paraId="44CBF6A2" w14:textId="67322B9B" w:rsidR="00B351E6" w:rsidRDefault="00B351E6" w:rsidP="00B419BC"/>
    <w:p w14:paraId="0ABFBD31" w14:textId="77777777" w:rsidR="00E518BC" w:rsidRDefault="00E518BC" w:rsidP="00B419BC"/>
    <w:p w14:paraId="78C9B925" w14:textId="553B793B" w:rsidR="00E518BC" w:rsidRDefault="001C5659" w:rsidP="00B419BC">
      <w:ins w:id="79" w:author="岩龙 翟" w:date="2018-04-12T19:51:00Z">
        <w:r>
          <w:rPr>
            <w:rFonts w:hint="eastAsia"/>
          </w:rPr>
          <w:t>补充</w:t>
        </w:r>
      </w:ins>
      <w:del w:id="80" w:author="岩龙 翟" w:date="2018-04-12T19:51:00Z">
        <w:r w:rsidR="00E518BC" w:rsidDel="001C5659">
          <w:rPr>
            <w:rFonts w:hint="eastAsia"/>
          </w:rPr>
          <w:delText>提示</w:delText>
        </w:r>
      </w:del>
      <w:r w:rsidR="00E518BC">
        <w:rPr>
          <w:rFonts w:hint="eastAsia"/>
        </w:rPr>
        <w:t>：</w:t>
      </w:r>
    </w:p>
    <w:p w14:paraId="23E62CA1" w14:textId="05F10AC7" w:rsidR="00066587" w:rsidRDefault="00E518BC">
      <w:r>
        <w:rPr>
          <w:rFonts w:hint="eastAsia"/>
        </w:rPr>
        <w:t>目前我也不知道最佳的解决方案是什么，其中一种</w:t>
      </w:r>
      <w:r w:rsidR="00C24DDF">
        <w:rPr>
          <w:rFonts w:hint="eastAsia"/>
        </w:rPr>
        <w:t>可能的</w:t>
      </w:r>
      <w:r>
        <w:rPr>
          <w:rFonts w:hint="eastAsia"/>
        </w:rPr>
        <w:t>解决方法就是找到全局安全的一个时间点，然后所有模型在该点同步。然后寻找下一个安全的全局时间点。这样的方法估计性能比较差。各位同学可以思考</w:t>
      </w:r>
      <w:del w:id="81" w:author="岩龙 翟" w:date="2018-04-12T19:43:00Z">
        <w:r w:rsidDel="004F499F">
          <w:rPr>
            <w:rFonts w:hint="eastAsia"/>
          </w:rPr>
          <w:delText>那种</w:delText>
        </w:r>
      </w:del>
      <w:ins w:id="82" w:author="岩龙 翟" w:date="2018-04-12T19:43:00Z">
        <w:r w:rsidR="004F499F">
          <w:rPr>
            <w:rFonts w:hint="eastAsia"/>
          </w:rPr>
          <w:t>设计一种</w:t>
        </w:r>
      </w:ins>
      <w:r>
        <w:rPr>
          <w:rFonts w:hint="eastAsia"/>
        </w:rPr>
        <w:t>算法能够有比较高的效率。</w:t>
      </w:r>
    </w:p>
    <w:sectPr w:rsidR="00066587" w:rsidSect="004F1E4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41A49"/>
    <w:multiLevelType w:val="hybridMultilevel"/>
    <w:tmpl w:val="DEF29E88"/>
    <w:lvl w:ilvl="0" w:tplc="8C62EC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DB01001"/>
    <w:multiLevelType w:val="hybridMultilevel"/>
    <w:tmpl w:val="E8FA486A"/>
    <w:lvl w:ilvl="0" w:tplc="5F9C5EB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trackRevisions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587"/>
    <w:rsid w:val="00066587"/>
    <w:rsid w:val="001A1422"/>
    <w:rsid w:val="001C5659"/>
    <w:rsid w:val="002D2BBD"/>
    <w:rsid w:val="00423396"/>
    <w:rsid w:val="004F1E4E"/>
    <w:rsid w:val="004F499F"/>
    <w:rsid w:val="0060052C"/>
    <w:rsid w:val="0063512C"/>
    <w:rsid w:val="00716C0C"/>
    <w:rsid w:val="00835024"/>
    <w:rsid w:val="00852A2C"/>
    <w:rsid w:val="00951AD0"/>
    <w:rsid w:val="00995822"/>
    <w:rsid w:val="00A40207"/>
    <w:rsid w:val="00AB14A6"/>
    <w:rsid w:val="00AB7F01"/>
    <w:rsid w:val="00AE71A1"/>
    <w:rsid w:val="00B351E6"/>
    <w:rsid w:val="00B419BC"/>
    <w:rsid w:val="00C24DDF"/>
    <w:rsid w:val="00C81EE9"/>
    <w:rsid w:val="00CC3C32"/>
    <w:rsid w:val="00DB099F"/>
    <w:rsid w:val="00DE128B"/>
    <w:rsid w:val="00E518BC"/>
    <w:rsid w:val="00EB423C"/>
    <w:rsid w:val="00F3368F"/>
    <w:rsid w:val="00FF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46062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2BB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518B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518B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2BB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518B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518B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308</Words>
  <Characters>1756</Characters>
  <Application>Microsoft Macintosh Word</Application>
  <DocSecurity>0</DocSecurity>
  <Lines>14</Lines>
  <Paragraphs>4</Paragraphs>
  <ScaleCrop>false</ScaleCrop>
  <Company>BIT</Company>
  <LinksUpToDate>false</LinksUpToDate>
  <CharactersWithSpaces>2060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岩龙 翟</dc:creator>
  <cp:keywords/>
  <dc:description/>
  <cp:lastModifiedBy>岩龙 翟</cp:lastModifiedBy>
  <cp:revision>3</cp:revision>
  <dcterms:created xsi:type="dcterms:W3CDTF">2018-04-12T11:51:00Z</dcterms:created>
  <dcterms:modified xsi:type="dcterms:W3CDTF">2018-04-12T11:55:00Z</dcterms:modified>
</cp:coreProperties>
</file>